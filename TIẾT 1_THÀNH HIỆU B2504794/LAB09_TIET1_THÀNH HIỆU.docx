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  <w:pPrChange w:author="Nguyen Phat Dat B2504789" w:id="0" w:date="2026-03-12T14:15:17Z">
          <w:pPr>
            <w:jc w:val="center"/>
          </w:pPr>
        </w:pPrChange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Tiết 1: Những rủi ro về an toàn thông tin mà sinh viên dễ mắc</w:t>
      </w:r>
      <w:ins w:author="Nguyen Phat Dat B2504789" w:id="0" w:date="2026-03-12T14:15:10Z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28"/>
            <w:szCs w:val="28"/>
            <w:rtl w:val="0"/>
          </w:rPr>
          <w:t xml:space="preserve"> </w:t>
        </w:r>
      </w:ins>
      <w:del w:author="Nguyen Phat Dat B2504789" w:id="0" w:date="2026-03-12T14:15:10Z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28"/>
            <w:szCs w:val="28"/>
            <w:rtl w:val="0"/>
          </w:rPr>
          <w:delText xml:space="preserve"> </w:delText>
        </w:r>
      </w:del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phải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Phishing / lừa đảo qua email, tin nhắn, MXH (giả mạo ngân hàng, trường học, việc làm online, "con đang cần tiền gấp", việc nhẹ lương cao).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Tài khoản MXH / email / ngân hàng bị hack (do dùng mật khẩu yếu, chung password, không bật 2FA → mất kiểm soát tài khoản, bị tống tiền hoặc đăng nội dung xấu).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Lừa đảo tài chính / "bẫy tình cảm" online (giả yêu, dụ đầu tư, làm nhiệm vụ kiếm tiền, đa cấp trá hình → mất tiền thật, thậm chí hàng chục đến trăm triệu).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Phần mềm độc hại / malware / ransomware (click link lạ, tải app không rõ nguồn → máy bị chiếm quyền, mất dữ liệu, bị theo dõi webcam – camfecting).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Lộ thông tin cá nhân / rò rỉ dữ liệu (chia sẻ quá mức trên MXH, đăng ký web giả mạo → bị mạo danh, spam, lừa đảo nhắm vào người thân).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Bắt nạt / quấy rối trực tuyến (cyberbullying) (bị tag xấu, tung tin đồn, quấy rối tình dục online → ảnh hưởng tâm lý nặng).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Lừa đảo việc làm / học bổng giả (yêu cầu nộp phí giữ chỗ, cọc tiền → mất tiền oan).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Tấn công từ ứng dụng học tập / nền tảng trực tuyến (rò rỉ dữ liệu từ LMS, Google Classroom giả mạo, hoặc lỗ hổng bảo mật).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Deepfake / AI lừa đảo (video/giọng nói giả mạo người thân, bạn bè để lừa tiền).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Nội dung độc hại / thông tin sai lệch (ảnh hưởng tư tưởng, bị lôi kéo vào hoạt động xấu, lệch lạc hành vi).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color w:val="dfe2e7"/>
          <w:sz w:val="23"/>
          <w:szCs w:val="23"/>
          <w:shd w:fill="282d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